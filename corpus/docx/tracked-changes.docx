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8500" w14:textId="19F8FDBD" w:rsidR="002A5EF5" w:rsidRDefault="002A5EF5">
      <w:ins w:id="0" w:author="Adnan Khan" w:date="2026-08-08T09:53:00Z" w16du:dateUtc="2026-08-08T14:53:00Z">
        <w:r>
          <w:t>This paragraph was inserted with re</w:t>
        </w:r>
      </w:ins>
      <w:del w:id="1" w:author="Adnan Khan" w:date="2026-08-08T09:53:00Z" w16du:dateUtc="2026-08-08T14:53:00Z">
        <w:r w:rsidDel="002A5EF5">
          <w:delText>The original sentence stays here. This sentence will be deleted.</w:delText>
        </w:r>
      </w:del>
    </w:p>
    <w:sectPr w:rsidR="002A5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nan Khan">
    <w15:presenceInfo w15:providerId="Windows Live" w15:userId="f330d813de5325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F5"/>
    <w:rsid w:val="002A5EF5"/>
    <w:rsid w:val="0089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543B"/>
  <w15:chartTrackingRefBased/>
  <w15:docId w15:val="{613A0EF3-A7BC-4532-A23E-9220A62D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EF5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A5E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2026-08-08T14:53:00Z</dcterms:created>
  <dcterms:modified xsi:type="dcterms:W3CDTF">2026-08-08T14:53:00Z</dcterms:modified>
</cp:coreProperties>
</file>